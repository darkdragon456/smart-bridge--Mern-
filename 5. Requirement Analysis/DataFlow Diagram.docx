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jc w:val="center"/>
        <w:rPr>
          <w:rFonts w:ascii="Arial" w:cs="Arial" w:hAnsi="Arial" w:eastAsia="Arial"/>
        </w:rPr>
      </w:pPr>
      <w:r>
        <w:rPr>
          <w:rFonts w:ascii="Arial" w:hAnsi="Arial"/>
          <w:b w:val="1"/>
          <w:bCs w:val="1"/>
          <w:rtl w:val="0"/>
          <w:lang w:val="en-US"/>
        </w:rPr>
        <w:t>Project Design Phase-I</w:t>
      </w:r>
    </w:p>
    <w:p>
      <w:pPr>
        <w:pStyle w:val="Body"/>
        <w:spacing w:after="0"/>
        <w:jc w:val="center"/>
        <w:rPr>
          <w:rFonts w:ascii="Arial" w:cs="Arial" w:hAnsi="Arial" w:eastAsia="Arial"/>
        </w:rPr>
      </w:pPr>
      <w:r>
        <w:rPr>
          <w:rFonts w:ascii="Arial" w:hAnsi="Arial"/>
          <w:b w:val="1"/>
          <w:bCs w:val="1"/>
          <w:rtl w:val="0"/>
          <w:lang w:val="en-US"/>
        </w:rPr>
        <w:t xml:space="preserve"> Data Flow Diagram &amp; User Stories</w:t>
      </w:r>
    </w:p>
    <w:p>
      <w:pPr>
        <w:pStyle w:val="Body"/>
        <w:spacing w:after="0"/>
        <w:jc w:val="center"/>
        <w:rPr>
          <w:rFonts w:ascii="Arial" w:cs="Arial" w:hAnsi="Arial" w:eastAsia="Arial"/>
          <w:b w:val="1"/>
          <w:bCs w:val="1"/>
          <w:lang w:val="en-US"/>
        </w:rPr>
      </w:pPr>
    </w:p>
    <w:tbl>
      <w:tblPr>
        <w:tblW w:w="936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4680"/>
        <w:gridCol w:w="4680"/>
      </w:tblGrid>
      <w:tr>
        <w:tblPrEx>
          <w:shd w:val="clear" w:color="auto" w:fill="cad1d7"/>
        </w:tblPrEx>
        <w:trPr>
          <w:trHeight w:val="282" w:hRule="atLeast"/>
        </w:trPr>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Arial" w:hAnsi="Arial"/>
                <w:b w:val="1"/>
                <w:bCs w:val="1"/>
                <w:shd w:val="nil" w:color="auto" w:fill="auto"/>
                <w:rtl w:val="0"/>
                <w:lang w:val="en-US"/>
              </w:rPr>
              <w:t>Date</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26-05-2025</w:t>
            </w:r>
          </w:p>
        </w:tc>
      </w:tr>
      <w:tr>
        <w:tblPrEx>
          <w:shd w:val="clear" w:color="auto" w:fill="cad1d7"/>
        </w:tblPrEx>
        <w:trPr>
          <w:trHeight w:val="282" w:hRule="atLeast"/>
        </w:trPr>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Team-ID</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PNT2025TMID09488</w:t>
            </w:r>
          </w:p>
        </w:tc>
      </w:tr>
      <w:tr>
        <w:tblPrEx>
          <w:shd w:val="clear" w:color="auto" w:fill="cad1d7"/>
        </w:tblPrEx>
        <w:trPr>
          <w:trHeight w:val="282" w:hRule="atLeast"/>
        </w:trPr>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Project Name</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Groceries Site Using Mern Stack</w:t>
            </w:r>
          </w:p>
        </w:tc>
      </w:tr>
      <w:tr>
        <w:tblPrEx>
          <w:shd w:val="clear" w:color="auto" w:fill="cad1d7"/>
        </w:tblPrEx>
        <w:trPr>
          <w:trHeight w:val="282" w:hRule="atLeast"/>
        </w:trPr>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Maximum Marks</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hd w:val="nil" w:color="auto" w:fill="auto"/>
                <w:rtl w:val="0"/>
                <w:lang w:val="en-US"/>
              </w:rPr>
              <w:t>4 Marks</w:t>
            </w:r>
          </w:p>
        </w:tc>
      </w:tr>
    </w:tbl>
    <w:p>
      <w:pPr>
        <w:pStyle w:val="Body"/>
        <w:widowControl w:val="0"/>
        <w:spacing w:after="0" w:line="240" w:lineRule="auto"/>
        <w:jc w:val="center"/>
        <w:rPr>
          <w:rFonts w:ascii="Arial" w:cs="Arial" w:hAnsi="Arial" w:eastAsia="Arial"/>
          <w:b w:val="1"/>
          <w:bCs w:val="1"/>
          <w:lang w:val="en-US"/>
        </w:rPr>
      </w:pPr>
    </w:p>
    <w:p>
      <w:pPr>
        <w:pStyle w:val="Body"/>
        <w:spacing w:after="0"/>
        <w:jc w:val="center"/>
        <w:rPr>
          <w:rFonts w:ascii="Arial" w:cs="Arial" w:hAnsi="Arial" w:eastAsia="Arial"/>
          <w:b w:val="1"/>
          <w:bCs w:val="1"/>
          <w:lang w:val="en-US"/>
        </w:rPr>
      </w:pPr>
    </w:p>
    <w:p>
      <w:pPr>
        <w:pStyle w:val="Body"/>
        <w:spacing w:after="0"/>
      </w:pPr>
      <w:r>
        <w:rPr>
          <w:rFonts w:ascii="Arial" w:hAnsi="Arial"/>
          <w:b w:val="1"/>
          <w:bCs w:val="1"/>
          <w:sz w:val="22"/>
          <w:szCs w:val="22"/>
          <w:rtl w:val="0"/>
          <w:lang w:val="en-US"/>
        </w:rPr>
        <w:t>Data Flow Diagrams:</w:t>
      </w:r>
    </w:p>
    <w:p>
      <w:pPr>
        <w:pStyle w:val="Body"/>
        <w:spacing w:after="0"/>
        <w:rPr>
          <w:rFonts w:ascii="Arial" w:cs="Arial" w:hAnsi="Arial" w:eastAsia="Arial"/>
          <w:b w:val="1"/>
          <w:bCs w:val="1"/>
          <w:sz w:val="22"/>
          <w:szCs w:val="22"/>
          <w:lang w:val="en-US"/>
        </w:rPr>
      </w:pPr>
    </w:p>
    <w:p>
      <w:pPr>
        <w:pStyle w:val="Body"/>
        <w:spacing w:after="0"/>
      </w:pPr>
      <w:r>
        <w:rPr>
          <w:rFonts w:ascii="Arial" w:hAnsi="Arial"/>
          <w:sz w:val="22"/>
          <w:szCs w:val="22"/>
          <w:rtl w:val="0"/>
          <w:lang w:val="en-US"/>
        </w:rPr>
        <w:t xml:space="preserve">A </w:t>
      </w:r>
      <w:r>
        <w:rPr>
          <w:rFonts w:ascii="Arial" w:hAnsi="Arial"/>
          <w:b w:val="1"/>
          <w:bCs w:val="1"/>
          <w:sz w:val="22"/>
          <w:szCs w:val="22"/>
          <w:rtl w:val="0"/>
          <w:lang w:val="en-US"/>
        </w:rPr>
        <w:t>Data Flow Diagram (DFD)</w:t>
      </w:r>
      <w:r>
        <w:rPr>
          <w:rFonts w:ascii="Arial" w:hAnsi="Arial"/>
          <w:sz w:val="22"/>
          <w:szCs w:val="22"/>
          <w:rtl w:val="0"/>
          <w:lang w:val="en-US"/>
        </w:rPr>
        <w:t xml:space="preserve"> illustrates how data moves within the Freelance Finder platform. It captures how users (freelancers and clients) interact with the system, how information flows between different components, and where the data is stored.</w:t>
      </w:r>
    </w:p>
    <w:p>
      <w:pPr>
        <w:pStyle w:val="Body"/>
        <w:spacing w:after="0"/>
        <w:rPr>
          <w:rFonts w:ascii="Arial" w:cs="Arial" w:hAnsi="Arial" w:eastAsia="Arial"/>
          <w:sz w:val="22"/>
          <w:szCs w:val="22"/>
          <w:lang w:val="en-US"/>
        </w:rPr>
      </w:pPr>
    </w:p>
    <w:p>
      <w:pPr>
        <w:pStyle w:val="Body"/>
        <w:spacing w:after="0"/>
      </w:pPr>
      <w:r>
        <w:drawing xmlns:a="http://schemas.openxmlformats.org/drawingml/2006/main">
          <wp:inline distT="0" distB="0" distL="0" distR="0">
            <wp:extent cx="3667637" cy="447738"/>
            <wp:effectExtent l="0" t="0" r="0" b="0"/>
            <wp:docPr id="1073741825" name="officeArt object" descr="Rectangle 17, Textbox"/>
            <wp:cNvGraphicFramePr/>
            <a:graphic xmlns:a="http://schemas.openxmlformats.org/drawingml/2006/main">
              <a:graphicData uri="http://schemas.openxmlformats.org/drawingml/2006/picture">
                <pic:pic xmlns:pic="http://schemas.openxmlformats.org/drawingml/2006/picture">
                  <pic:nvPicPr>
                    <pic:cNvPr id="1073741825" name="Rectangle 17, Textbox" descr="Rectangle 17, Textbox"/>
                    <pic:cNvPicPr>
                      <a:picLocks noChangeAspect="1"/>
                    </pic:cNvPicPr>
                  </pic:nvPicPr>
                  <pic:blipFill>
                    <a:blip r:embed="rId4">
                      <a:extLst/>
                    </a:blip>
                    <a:stretch>
                      <a:fillRect/>
                    </a:stretch>
                  </pic:blipFill>
                  <pic:spPr>
                    <a:xfrm>
                      <a:off x="0" y="0"/>
                      <a:ext cx="3667637" cy="447738"/>
                    </a:xfrm>
                    <a:prstGeom prst="rect">
                      <a:avLst/>
                    </a:prstGeom>
                    <a:ln w="12700" cap="flat">
                      <a:noFill/>
                      <a:miter lim="400000"/>
                    </a:ln>
                    <a:effectLst/>
                  </pic:spPr>
                </pic:pic>
              </a:graphicData>
            </a:graphic>
          </wp:inline>
        </w:drawing>
      </w:r>
    </w:p>
    <w:p>
      <w:pPr>
        <w:pStyle w:val="Body"/>
        <w:spacing w:after="0"/>
      </w:pPr>
      <w:r>
        <w:drawing xmlns:a="http://schemas.openxmlformats.org/drawingml/2006/main">
          <wp:inline distT="0" distB="0" distL="0" distR="0">
            <wp:extent cx="5943600" cy="4752975"/>
            <wp:effectExtent l="0" t="0" r="0" b="0"/>
            <wp:docPr id="1073741826" name="officeArt object" descr="drawing"/>
            <wp:cNvGraphicFramePr/>
            <a:graphic xmlns:a="http://schemas.openxmlformats.org/drawingml/2006/main">
              <a:graphicData uri="http://schemas.openxmlformats.org/drawingml/2006/picture">
                <pic:pic xmlns:pic="http://schemas.openxmlformats.org/drawingml/2006/picture">
                  <pic:nvPicPr>
                    <pic:cNvPr id="1073741826" name="drawing" descr="drawing"/>
                    <pic:cNvPicPr>
                      <a:picLocks noChangeAspect="1"/>
                    </pic:cNvPicPr>
                  </pic:nvPicPr>
                  <pic:blipFill>
                    <a:blip r:embed="rId5">
                      <a:extLst/>
                    </a:blip>
                    <a:stretch>
                      <a:fillRect/>
                    </a:stretch>
                  </pic:blipFill>
                  <pic:spPr>
                    <a:xfrm>
                      <a:off x="0" y="0"/>
                      <a:ext cx="5943600" cy="4752975"/>
                    </a:xfrm>
                    <a:prstGeom prst="rect">
                      <a:avLst/>
                    </a:prstGeom>
                    <a:ln w="12700" cap="flat">
                      <a:noFill/>
                      <a:miter lim="400000"/>
                    </a:ln>
                    <a:effectLst/>
                  </pic:spPr>
                </pic:pic>
              </a:graphicData>
            </a:graphic>
          </wp:inline>
        </w:drawing>
      </w:r>
    </w:p>
    <w:p>
      <w:pPr>
        <w:pStyle w:val="Body"/>
        <w:rPr>
          <w:rFonts w:ascii="Arial" w:cs="Arial" w:hAnsi="Arial" w:eastAsia="Arial"/>
          <w:b w:val="1"/>
          <w:bCs w:val="1"/>
          <w:sz w:val="22"/>
          <w:szCs w:val="22"/>
          <w:lang w:val="en-US"/>
        </w:rPr>
      </w:pPr>
    </w:p>
    <w:p>
      <w:pPr>
        <w:pStyle w:val="Body"/>
        <w:rPr>
          <w:rFonts w:ascii="Arial" w:cs="Arial" w:hAnsi="Arial" w:eastAsia="Arial"/>
          <w:sz w:val="22"/>
          <w:szCs w:val="22"/>
        </w:rPr>
      </w:pPr>
      <w:r>
        <w:rPr>
          <w:rFonts w:ascii="Arial" w:hAnsi="Arial"/>
          <w:b w:val="1"/>
          <w:bCs w:val="1"/>
          <w:sz w:val="22"/>
          <w:szCs w:val="22"/>
          <w:rtl w:val="0"/>
          <w:lang w:val="en-US"/>
        </w:rPr>
        <w:t>User Stories</w:t>
      </w:r>
    </w:p>
    <w:p>
      <w:pPr>
        <w:pStyle w:val="Body"/>
        <w:rPr>
          <w:rFonts w:ascii="Arial" w:cs="Arial" w:hAnsi="Arial" w:eastAsia="Arial"/>
          <w:sz w:val="22"/>
          <w:szCs w:val="22"/>
        </w:rPr>
      </w:pPr>
      <w:r>
        <w:rPr>
          <w:rFonts w:ascii="Arial" w:hAnsi="Arial"/>
          <w:b w:val="1"/>
          <w:bCs w:val="1"/>
          <w:sz w:val="22"/>
          <w:szCs w:val="22"/>
          <w:rtl w:val="0"/>
          <w:lang w:val="en-US"/>
        </w:rPr>
        <w:t xml:space="preserve">User Story Table </w:t>
      </w:r>
      <w:del w:id="0" w:date="2025-08-07T16:27:37Z" w:author="Akshay Mali">
        <w:r>
          <w:rPr>
            <w:rFonts w:ascii="Arial" w:hAnsi="Arial" w:hint="default"/>
            <w:b w:val="1"/>
            <w:bCs w:val="1"/>
            <w:sz w:val="22"/>
            <w:szCs w:val="22"/>
            <w:rtl w:val="0"/>
            <w:lang w:val="en-US"/>
          </w:rPr>
          <w:delText xml:space="preserve">– </w:delText>
        </w:r>
      </w:del>
      <w:del w:id="1" w:date="2025-08-07T16:27:37Z" w:author="Akshay Mali">
        <w:r>
          <w:rPr>
            <w:rFonts w:ascii="Arial" w:hAnsi="Arial"/>
            <w:b w:val="1"/>
            <w:bCs w:val="1"/>
            <w:sz w:val="22"/>
            <w:szCs w:val="22"/>
            <w:rtl w:val="0"/>
            <w:lang w:val="en-US"/>
          </w:rPr>
          <w:delText>Freelance Finder</w:delText>
        </w:r>
      </w:del>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560"/>
        <w:gridCol w:w="1560"/>
        <w:gridCol w:w="1560"/>
        <w:gridCol w:w="1560"/>
        <w:gridCol w:w="1560"/>
        <w:gridCol w:w="1560"/>
      </w:tblGrid>
      <w:tr>
        <w:tblPrEx>
          <w:shd w:val="clear" w:color="auto" w:fill="cad1d7"/>
        </w:tblPrEx>
        <w:trPr>
          <w:trHeight w:val="72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Arial" w:hAnsi="Arial"/>
                <w:b w:val="1"/>
                <w:bCs w:val="1"/>
                <w:sz w:val="22"/>
                <w:szCs w:val="22"/>
                <w:shd w:val="nil" w:color="auto" w:fill="auto"/>
                <w:rtl w:val="0"/>
                <w:lang w:val="en-US"/>
              </w:rPr>
              <w:t>User Type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Functional Requirement(Epic)</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User Story/Task</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Acceptance Criteria</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Priority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Release</w:t>
            </w:r>
          </w:p>
        </w:tc>
      </w:tr>
      <w:tr>
        <w:tblPrEx>
          <w:shd w:val="clear" w:color="auto" w:fill="cad1d7"/>
        </w:tblPrEx>
        <w:trPr>
          <w:trHeight w:val="168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Customer</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Product Browsing</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customer, I can browse and search for grocery items.</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Search returns relevant items; categories are shown properly.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High</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Sprint-1</w:t>
            </w:r>
          </w:p>
        </w:tc>
      </w:tr>
      <w:tr>
        <w:tblPrEx>
          <w:shd w:val="clear" w:color="auto" w:fill="cad1d7"/>
        </w:tblPrEx>
        <w:trPr>
          <w:trHeight w:val="144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Customer</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Cart &amp; Checkout</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customer, I can add items to my cart and proceed to checkout.</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Cart updates correctly; order summary is shown during checkout.</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 xml:space="preserve">High </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Sprint-1</w:t>
            </w:r>
          </w:p>
        </w:tc>
      </w:tr>
      <w:tr>
        <w:tblPrEx>
          <w:shd w:val="clear" w:color="auto" w:fill="cad1d7"/>
        </w:tblPrEx>
        <w:trPr>
          <w:trHeight w:val="120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Customer</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Order Tracking</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customer, I can track my placed order in real-time.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Order status updates are visible in the user dashboard.</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Medium</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p>
        </w:tc>
      </w:tr>
      <w:tr>
        <w:tblPrEx>
          <w:shd w:val="clear" w:color="auto" w:fill="cad1d7"/>
        </w:tblPrEx>
        <w:trPr>
          <w:trHeight w:val="120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Admin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Inventory Management</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an admin, I can add, update, and delete grocery items.</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Changes reflect instantly on the product listing page.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High</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Sprint-1</w:t>
            </w:r>
          </w:p>
        </w:tc>
      </w:tr>
      <w:tr>
        <w:tblPrEx>
          <w:shd w:val="clear" w:color="auto" w:fill="cad1d7"/>
        </w:tblPrEx>
        <w:trPr>
          <w:trHeight w:val="96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Admin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Order Management</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an admin, I can view and manage all orders.</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Orders can be updated and assigned for delivery.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High</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r>
              <w:rPr>
                <w:shd w:val="nil" w:color="auto" w:fill="auto"/>
              </w:rPr>
            </w:r>
          </w:p>
        </w:tc>
      </w:tr>
      <w:tr>
        <w:tblPrEx>
          <w:shd w:val="clear" w:color="auto" w:fill="cad1d7"/>
        </w:tblPrEx>
        <w:trPr>
          <w:trHeight w:val="168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Delivery Staff</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Delivery Dashboard</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delivery staff, I can view the orders assigned to me for delivery.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Delivery information is clearly displayed and can be marked done.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Medium</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r>
              <w:rPr>
                <w:shd w:val="nil" w:color="auto" w:fill="auto"/>
              </w:rPr>
            </w:r>
          </w:p>
        </w:tc>
      </w:tr>
      <w:tr>
        <w:tblPrEx>
          <w:shd w:val="clear" w:color="auto" w:fill="cad1d7"/>
        </w:tblPrEx>
        <w:trPr>
          <w:trHeight w:val="144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 xml:space="preserve">Customer </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Payment Integration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customer, I can securely pay for my groceries online.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Payments are processed securely and shown in history.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 xml:space="preserve">High </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r>
              <w:rPr>
                <w:shd w:val="nil" w:color="auto" w:fill="auto"/>
              </w:rPr>
            </w:r>
          </w:p>
        </w:tc>
      </w:tr>
      <w:tr>
        <w:tblPrEx>
          <w:shd w:val="clear" w:color="auto" w:fill="cad1d7"/>
        </w:tblPrEx>
        <w:trPr>
          <w:trHeight w:val="144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 xml:space="preserve">Customer </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Review System</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 customer, I can leave a review for products after purchase.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Reviews are visible on the product page.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Medium</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r>
              <w:rPr>
                <w:shd w:val="nil" w:color="auto" w:fill="auto"/>
              </w:rPr>
            </w:r>
          </w:p>
        </w:tc>
      </w:tr>
      <w:tr>
        <w:tblPrEx>
          <w:shd w:val="clear" w:color="auto" w:fill="cad1d7"/>
        </w:tblPrEx>
        <w:trPr>
          <w:trHeight w:val="1443"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Admin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User Moderation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As an admin, I can manage users and block/report suspicious activity.</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Reports are logged and actions can be taken.</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b w:val="1"/>
                <w:bCs w:val="1"/>
                <w:sz w:val="22"/>
                <w:szCs w:val="22"/>
                <w:shd w:val="nil" w:color="auto" w:fill="auto"/>
                <w:rtl w:val="0"/>
                <w:lang w:val="en-US"/>
              </w:rPr>
              <w:t>Medium</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sz w:val="22"/>
                <w:szCs w:val="22"/>
                <w:shd w:val="nil" w:color="auto" w:fill="auto"/>
                <w:rtl w:val="0"/>
                <w:lang w:val="en-US"/>
              </w:rPr>
              <w:t>Sprint-2</w:t>
            </w:r>
            <w:r>
              <w:rPr>
                <w:shd w:val="nil" w:color="auto" w:fill="auto"/>
              </w:rPr>
            </w:r>
          </w:p>
        </w:tc>
      </w:tr>
    </w:tbl>
    <w:p>
      <w:pPr>
        <w:pStyle w:val="Body"/>
        <w:widowControl w:val="0"/>
        <w:spacing w:line="240" w:lineRule="auto"/>
      </w:pPr>
      <w:r>
        <w:rPr>
          <w:rFonts w:ascii="Arial" w:cs="Arial" w:hAnsi="Arial" w:eastAsia="Arial"/>
          <w:sz w:val="22"/>
          <w:szCs w:val="22"/>
        </w:rPr>
      </w:r>
    </w:p>
    <w:sectPr>
      <w:headerReference w:type="default" r:id="rId6"/>
      <w:footerReference w:type="default" r:id="rId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7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